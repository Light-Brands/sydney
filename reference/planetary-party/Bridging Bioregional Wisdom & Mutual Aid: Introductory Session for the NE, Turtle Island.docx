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ind w:firstLine="0"/>
        <w:rPr>
          <w:sz w:val="34"/>
          <w:szCs w:val="34"/>
        </w:rPr>
      </w:pPr>
      <w:bookmarkStart w:colFirst="0" w:colLast="0" w:name="_v6j2ou3sn8m3" w:id="0"/>
      <w:bookmarkEnd w:id="0"/>
      <w:r w:rsidDel="00000000" w:rsidR="00000000" w:rsidRPr="00000000">
        <w:rPr>
          <w:sz w:val="34"/>
          <w:szCs w:val="34"/>
          <w:rtl w:val="0"/>
        </w:rPr>
        <w:t xml:space="preserve">Bridging Bioregional Wisdom in the Northeast of Turtle Island</w:t>
      </w:r>
    </w:p>
    <w:p w:rsidR="00000000" w:rsidDel="00000000" w:rsidP="00000000" w:rsidRDefault="00000000" w:rsidRPr="00000000" w14:paraId="00000002">
      <w:pPr>
        <w:pStyle w:val="Heading3"/>
        <w:keepNext w:val="0"/>
        <w:keepLines w:val="0"/>
        <w:rPr/>
      </w:pPr>
      <w:bookmarkStart w:colFirst="0" w:colLast="0" w:name="_fkg6w4n01fo" w:id="1"/>
      <w:bookmarkEnd w:id="1"/>
      <w:r w:rsidDel="00000000" w:rsidR="00000000" w:rsidRPr="00000000">
        <w:rPr>
          <w:rtl w:val="0"/>
        </w:rPr>
        <w:t xml:space="preserve">Introductory session as a part of an online event series, followed by in-person activations</w:t>
      </w:r>
    </w:p>
    <w:p w:rsidR="00000000" w:rsidDel="00000000" w:rsidP="00000000" w:rsidRDefault="00000000" w:rsidRPr="00000000" w14:paraId="00000003">
      <w:pPr>
        <w:pStyle w:val="Heading4"/>
        <w:keepNext w:val="0"/>
        <w:keepLines w:val="0"/>
        <w:rPr>
          <w:b w:val="0"/>
          <w:bCs w:val="0"/>
          <w:i w:val="1"/>
          <w:iCs w:val="1"/>
        </w:rPr>
      </w:pPr>
      <w:bookmarkStart w:colFirst="0" w:colLast="0" w:name="_ptun8bt3hj" w:id="2"/>
      <w:bookmarkEnd w:id="2"/>
      <w:r w:rsidDel="00000000" w:rsidR="00000000" w:rsidRPr="00000000">
        <w:rPr>
          <w:b w:val="0"/>
          <w:bCs w:val="0"/>
          <w:i w:val="1"/>
          <w:iCs w:val="1"/>
          <w:rtl w:val="0"/>
        </w:rPr>
        <w:t xml:space="preserve">In partnership with Kinship Earth, The Planetary Party, Permatours, and Susanna Choe of Bioregional Embassy</w:t>
      </w:r>
    </w:p>
    <w:p w:rsidR="00000000" w:rsidDel="00000000" w:rsidP="00000000" w:rsidRDefault="00000000" w:rsidRPr="00000000" w14:paraId="00000004">
      <w:pPr>
        <w:pStyle w:val="Heading4"/>
        <w:keepNext w:val="0"/>
        <w:keepLines w:val="0"/>
        <w:rPr>
          <w:b w:val="0"/>
          <w:bCs w:val="0"/>
        </w:rPr>
      </w:pPr>
      <w:bookmarkStart w:colFirst="0" w:colLast="0" w:name="_7yh8wyihdeug" w:id="3"/>
      <w:bookmarkEnd w:id="3"/>
      <w:r w:rsidDel="00000000" w:rsidR="00000000" w:rsidRPr="00000000">
        <w:rPr>
          <w:rtl w:val="0"/>
        </w:rPr>
        <w:t xml:space="preserve">Proposed </w:t>
      </w:r>
      <w:r w:rsidDel="00000000" w:rsidR="00000000" w:rsidRPr="00000000">
        <w:rPr>
          <w:b w:val="1"/>
          <w:bCs w:val="1"/>
          <w:rtl w:val="0"/>
        </w:rPr>
        <w:t xml:space="preserve">Date &amp; Time:</w:t>
      </w:r>
      <w:r w:rsidDel="00000000" w:rsidR="00000000" w:rsidRPr="00000000">
        <w:rPr>
          <w:rtl w:val="0"/>
        </w:rPr>
        <w:t xml:space="preserve"> </w:t>
      </w:r>
      <w:r w:rsidDel="00000000" w:rsidR="00000000" w:rsidRPr="00000000">
        <w:rPr>
          <w:b w:val="0"/>
          <w:bCs w:val="0"/>
          <w:rtl w:val="0"/>
        </w:rPr>
        <w:t xml:space="preserve">Date / Time TBD</w:t>
      </w:r>
    </w:p>
    <w:p w:rsidR="00000000" w:rsidDel="00000000" w:rsidP="00000000" w:rsidRDefault="00000000" w:rsidRPr="00000000" w14:paraId="00000005">
      <w:pPr>
        <w:pStyle w:val="Heading4"/>
        <w:keepNext w:val="0"/>
        <w:keepLines w:val="0"/>
        <w:rPr>
          <w:b w:val="0"/>
          <w:bCs w:val="0"/>
        </w:rPr>
      </w:pPr>
      <w:bookmarkStart w:colFirst="0" w:colLast="0" w:name="_207y2x7y6zg" w:id="4"/>
      <w:bookmarkEnd w:id="4"/>
      <w:r w:rsidDel="00000000" w:rsidR="00000000" w:rsidRPr="00000000">
        <w:rPr>
          <w:b w:val="1"/>
          <w:bCs w:val="1"/>
          <w:rtl w:val="0"/>
        </w:rPr>
        <w:t xml:space="preserve">Location:</w:t>
      </w:r>
      <w:r w:rsidDel="00000000" w:rsidR="00000000" w:rsidRPr="00000000">
        <w:rPr>
          <w:b w:val="0"/>
          <w:bCs w:val="0"/>
          <w:rtl w:val="0"/>
        </w:rPr>
        <w:t xml:space="preserve"> [Insert Zoom Link]</w:t>
      </w:r>
    </w:p>
    <w:p w:rsidR="00000000" w:rsidDel="00000000" w:rsidP="00000000" w:rsidRDefault="00000000" w:rsidRPr="00000000" w14:paraId="00000006">
      <w:pPr>
        <w:pStyle w:val="Heading3"/>
        <w:keepNext w:val="0"/>
        <w:keepLines w:val="0"/>
        <w:rPr>
          <w:sz w:val="26"/>
          <w:szCs w:val="26"/>
        </w:rPr>
      </w:pPr>
      <w:bookmarkStart w:colFirst="0" w:colLast="0" w:name="_8kyv68tiiyxs" w:id="5"/>
      <w:bookmarkEnd w:id="5"/>
      <w:r w:rsidDel="00000000" w:rsidR="00000000" w:rsidRPr="00000000">
        <w:rPr>
          <w:sz w:val="26"/>
          <w:szCs w:val="26"/>
          <w:rtl w:val="0"/>
        </w:rPr>
        <w:t xml:space="preserve">About the Gathering</w:t>
      </w:r>
    </w:p>
    <w:p w:rsidR="00000000" w:rsidDel="00000000" w:rsidP="00000000" w:rsidRDefault="00000000" w:rsidRPr="00000000" w14:paraId="00000007">
      <w:pPr>
        <w:spacing w:after="240" w:before="240" w:lineRule="auto"/>
        <w:ind w:left="0" w:firstLine="0"/>
        <w:rPr/>
      </w:pPr>
      <w:r w:rsidDel="00000000" w:rsidR="00000000" w:rsidRPr="00000000">
        <w:rPr>
          <w:rtl w:val="0"/>
        </w:rPr>
        <w:t xml:space="preserve">This first event serves as a high-level introduction to the growing bioregional movement across the world and taking root in the Northeast of Turtle Island. Together, we’ll meet the diverse players - technologies, networks, organizations, and land-based communities - working to regenerate ecosystems, strengthen resilience, and build networks of mutual aid.</w:t>
      </w:r>
    </w:p>
    <w:p w:rsidR="00000000" w:rsidDel="00000000" w:rsidP="00000000" w:rsidRDefault="00000000" w:rsidRPr="00000000" w14:paraId="00000008">
      <w:pPr>
        <w:spacing w:after="240" w:before="240" w:lineRule="auto"/>
        <w:ind w:left="0" w:firstLine="0"/>
        <w:rPr/>
      </w:pPr>
      <w:commentRangeStart w:id="0"/>
      <w:commentRangeStart w:id="1"/>
      <w:r w:rsidDel="00000000" w:rsidR="00000000" w:rsidRPr="00000000">
        <w:rPr>
          <w:rtl w:val="0"/>
        </w:rPr>
        <w:t xml:space="preserve">Through short shares, demos, and storytelling, we’ll hear from practitioners, technologists, network builders, and local hubs that are cultivating bioregional collaboration.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This session sets the foundation for an ongoing series of online gatherings that will dive deeper into specific themes and practices over the coming months, followed by in-person activations.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rPr>
          <w:sz w:val="26"/>
          <w:szCs w:val="26"/>
        </w:rPr>
      </w:pPr>
      <w:bookmarkStart w:colFirst="0" w:colLast="0" w:name="_13tmrcx7071r" w:id="6"/>
      <w:bookmarkEnd w:id="6"/>
      <w:r w:rsidDel="00000000" w:rsidR="00000000" w:rsidRPr="00000000">
        <w:rPr>
          <w:sz w:val="26"/>
          <w:szCs w:val="26"/>
          <w:rtl w:val="0"/>
        </w:rPr>
        <w:t xml:space="preserve">What to Expect</w:t>
      </w:r>
    </w:p>
    <w:p w:rsidR="00000000" w:rsidDel="00000000" w:rsidP="00000000" w:rsidRDefault="00000000" w:rsidRPr="00000000" w14:paraId="0000000B">
      <w:pPr>
        <w:spacing w:after="240" w:before="240" w:lineRule="auto"/>
        <w:ind w:left="0" w:firstLine="0"/>
        <w:rPr/>
      </w:pPr>
      <w:r w:rsidDel="00000000" w:rsidR="00000000" w:rsidRPr="00000000">
        <w:rPr>
          <w:rtl w:val="0"/>
        </w:rPr>
        <w:t xml:space="preserve">This interactive series will include:</w:t>
      </w:r>
    </w:p>
    <w:p w:rsidR="00000000" w:rsidDel="00000000" w:rsidP="00000000" w:rsidRDefault="00000000" w:rsidRPr="00000000" w14:paraId="0000000C">
      <w:pPr>
        <w:numPr>
          <w:ilvl w:val="0"/>
          <w:numId w:val="4"/>
        </w:numPr>
        <w:spacing w:after="0" w:afterAutospacing="0" w:before="240" w:lineRule="auto"/>
        <w:ind w:left="720" w:hanging="360"/>
      </w:pPr>
      <w:commentRangeStart w:id="2"/>
      <w:commentRangeStart w:id="3"/>
      <w:r w:rsidDel="00000000" w:rsidR="00000000" w:rsidRPr="00000000">
        <w:rPr>
          <w:b w:val="1"/>
          <w:bCs w:val="1"/>
          <w:rtl w:val="0"/>
        </w:rPr>
        <w:t xml:space="preserve">Presentations from innovators and partners</w:t>
      </w:r>
      <w:r w:rsidDel="00000000" w:rsidR="00000000" w:rsidRPr="00000000">
        <w:rPr>
          <w:rtl w:val="0"/>
        </w:rPr>
        <w:t xml:space="preserve"> such as </w:t>
      </w:r>
      <w:r w:rsidDel="00000000" w:rsidR="00000000" w:rsidRPr="00000000">
        <w:rPr>
          <w:b w:val="1"/>
          <w:bCs w:val="1"/>
          <w:rtl w:val="0"/>
        </w:rPr>
        <w:t xml:space="preserve">Spatial Network, Catalist, Social Roots, Hylo, Bloom Network, Culture Hack Labs, MA Earth, SANE, Narrative Intelligence, and the Planetary Party </w:t>
      </w:r>
      <w:r w:rsidDel="00000000" w:rsidR="00000000" w:rsidRPr="00000000">
        <w:rPr>
          <w:rtl w:val="0"/>
        </w:rPr>
        <w:t xml:space="preserve">showcasing technologies and frameworks that support bioregional and community-building efforts.</w:t>
        <w:br w:type="textWrapp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bCs w:val="1"/>
          <w:rtl w:val="0"/>
        </w:rPr>
        <w:t xml:space="preserve">Shares from land-based communities and regional hubs</w:t>
      </w:r>
      <w:r w:rsidDel="00000000" w:rsidR="00000000" w:rsidRPr="00000000">
        <w:rPr>
          <w:rtl w:val="0"/>
        </w:rPr>
        <w:t xml:space="preserve"> about their current work, needs, and collaboration opportunities.</w:t>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True North, Hudson Harmonic, Wally Farms, Spark of Hudson, Pocketbook Factory, Schumacher Center, Hawthorne Valley Farm, Waterfall Unity Alliance/Skywoman’s Forever Farm, Sweet Freedom Farm, etc</w:t>
      </w:r>
    </w:p>
    <w:p w:rsidR="00000000" w:rsidDel="00000000" w:rsidP="00000000" w:rsidRDefault="00000000" w:rsidRPr="00000000" w14:paraId="0000000F">
      <w:pPr>
        <w:numPr>
          <w:ilvl w:val="0"/>
          <w:numId w:val="4"/>
        </w:numPr>
        <w:spacing w:after="0" w:afterAutospacing="0" w:before="0" w:beforeAutospacing="0" w:lineRule="auto"/>
        <w:ind w:left="720" w:hanging="360"/>
        <w:rPr/>
      </w:pPr>
      <w:commentRangeStart w:id="4"/>
      <w:commentRangeStart w:id="5"/>
      <w:commentRangeStart w:id="6"/>
      <w:commentRangeStart w:id="7"/>
      <w:commentRangeStart w:id="8"/>
      <w:r w:rsidDel="00000000" w:rsidR="00000000" w:rsidRPr="00000000">
        <w:rPr>
          <w:rtl w:val="0"/>
        </w:rPr>
        <w:t xml:space="preserve">Sessions on:</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Coordination &amp; communication tools</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Storytelling &amp; fundraising</w:t>
      </w:r>
    </w:p>
    <w:p w:rsidR="00000000" w:rsidDel="00000000" w:rsidP="00000000" w:rsidRDefault="00000000" w:rsidRPr="00000000" w14:paraId="00000012">
      <w:pPr>
        <w:numPr>
          <w:ilvl w:val="1"/>
          <w:numId w:val="4"/>
        </w:numPr>
        <w:spacing w:after="0" w:afterAutospacing="0" w:before="0" w:beforeAutospacing="0" w:lineRule="auto"/>
        <w:ind w:left="1440" w:hanging="360"/>
      </w:pPr>
      <w:r w:rsidDel="00000000" w:rsidR="00000000" w:rsidRPr="00000000">
        <w:rPr>
          <w:rtl w:val="0"/>
        </w:rPr>
        <w:t xml:space="preserve">Data collection &amp; opportunities to access biocultural, water, and carbon credit markets</w:t>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Mutual aid &amp; living systems (food, water, air, waste, energy)</w:t>
      </w:r>
    </w:p>
    <w:p w:rsidR="00000000" w:rsidDel="00000000" w:rsidP="00000000" w:rsidRDefault="00000000" w:rsidRPr="00000000" w14:paraId="00000014">
      <w:pPr>
        <w:numPr>
          <w:ilvl w:val="1"/>
          <w:numId w:val="4"/>
        </w:numPr>
        <w:spacing w:after="0" w:afterAutospacing="0" w:before="0" w:beforeAutospacing="0" w:lineRule="auto"/>
        <w:ind w:left="1440" w:hanging="360"/>
      </w:pPr>
      <w:r w:rsidDel="00000000" w:rsidR="00000000" w:rsidRPr="00000000">
        <w:rPr>
          <w:rtl w:val="0"/>
        </w:rPr>
        <w:t xml:space="preserve">Healing across personal, communal, and ecological layers</w:t>
      </w:r>
    </w:p>
    <w:p w:rsidR="00000000" w:rsidDel="00000000" w:rsidP="00000000" w:rsidRDefault="00000000" w:rsidRPr="00000000" w14:paraId="00000015">
      <w:pPr>
        <w:numPr>
          <w:ilvl w:val="1"/>
          <w:numId w:val="4"/>
        </w:numPr>
        <w:spacing w:after="240" w:before="0" w:beforeAutospacing="0" w:lineRule="auto"/>
        <w:ind w:left="1440" w:hanging="360"/>
      </w:pPr>
      <w:r w:rsidDel="00000000" w:rsidR="00000000" w:rsidRPr="00000000">
        <w:rPr>
          <w:rtl w:val="0"/>
        </w:rPr>
        <w:t xml:space="preserve">Governance &amp; shared decision-making processes</w:t>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rPr>
          <w:sz w:val="26"/>
          <w:szCs w:val="26"/>
        </w:rPr>
      </w:pPr>
      <w:bookmarkStart w:colFirst="0" w:colLast="0" w:name="_fe2wfu7e39uy" w:id="7"/>
      <w:bookmarkEnd w:id="7"/>
      <w:r w:rsidDel="00000000" w:rsidR="00000000" w:rsidRPr="00000000">
        <w:rPr>
          <w:sz w:val="26"/>
          <w:szCs w:val="26"/>
          <w:rtl w:val="0"/>
        </w:rPr>
        <w:t xml:space="preserve">The Bigger Picture</w:t>
      </w:r>
    </w:p>
    <w:p w:rsidR="00000000" w:rsidDel="00000000" w:rsidP="00000000" w:rsidRDefault="00000000" w:rsidRPr="00000000" w14:paraId="00000018">
      <w:pPr>
        <w:spacing w:after="240" w:before="240" w:lineRule="auto"/>
        <w:ind w:left="0" w:firstLine="0"/>
        <w:rPr/>
      </w:pPr>
      <w:r w:rsidDel="00000000" w:rsidR="00000000" w:rsidRPr="00000000">
        <w:rPr>
          <w:rtl w:val="0"/>
        </w:rPr>
        <w:t xml:space="preserve">This session marks the beginning of a series designed to </w:t>
      </w:r>
      <w:r w:rsidDel="00000000" w:rsidR="00000000" w:rsidRPr="00000000">
        <w:rPr>
          <w:b w:val="1"/>
          <w:bCs w:val="1"/>
          <w:rtl w:val="0"/>
        </w:rPr>
        <w:t xml:space="preserve">weave connections between practitioners, technologies, community leaders, storytellers, public servants, and funders</w:t>
      </w:r>
      <w:r w:rsidDel="00000000" w:rsidR="00000000" w:rsidRPr="00000000">
        <w:rPr>
          <w:rtl w:val="0"/>
        </w:rPr>
        <w:t xml:space="preserve"> working toward ecological and social regeneration. It will also outline</w:t>
      </w:r>
      <w:commentRangeStart w:id="9"/>
      <w:commentRangeStart w:id="10"/>
      <w:r w:rsidDel="00000000" w:rsidR="00000000" w:rsidRPr="00000000">
        <w:rPr>
          <w:rtl w:val="0"/>
        </w:rPr>
        <w:t xml:space="preserve"> </w:t>
      </w:r>
      <w:r w:rsidDel="00000000" w:rsidR="00000000" w:rsidRPr="00000000">
        <w:rPr>
          <w:b w:val="1"/>
          <w:bCs w:val="1"/>
          <w:rtl w:val="0"/>
        </w:rPr>
        <w:t xml:space="preserve">next steps for in-person collaboration</w:t>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t xml:space="preserve"> -</w:t>
      </w:r>
      <w:commentRangeStart w:id="11"/>
      <w:r w:rsidDel="00000000" w:rsidR="00000000" w:rsidRPr="00000000">
        <w:rPr>
          <w:rtl w:val="0"/>
        </w:rPr>
        <w:t xml:space="preserve"> </w:t>
      </w:r>
      <w:r w:rsidDel="00000000" w:rsidR="00000000" w:rsidRPr="00000000">
        <w:rPr>
          <w:rtl w:val="0"/>
        </w:rPr>
        <w:t xml:space="preserve">supporting land-based hubs with onboarding to these digital tools, surfacing bioregional organizing teams / councils, implementing data collection systems, accessing partner support, and more.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19">
      <w:pPr>
        <w:spacing w:after="240" w:before="240" w:lineRule="auto"/>
        <w:ind w:left="0" w:firstLine="0"/>
        <w:rPr/>
      </w:pPr>
      <w:r w:rsidDel="00000000" w:rsidR="00000000" w:rsidRPr="00000000">
        <w:rPr>
          <w:rtl w:val="0"/>
        </w:rPr>
        <w:t xml:space="preserve">This initiative is also intertwined with </w:t>
      </w:r>
      <w:r w:rsidDel="00000000" w:rsidR="00000000" w:rsidRPr="00000000">
        <w:rPr>
          <w:b w:val="1"/>
          <w:bCs w:val="1"/>
          <w:rtl w:val="0"/>
        </w:rPr>
        <w:t xml:space="preserve">Permatours’ evolution into a </w:t>
      </w:r>
      <w:commentRangeStart w:id="12"/>
      <w:commentRangeStart w:id="13"/>
      <w:r w:rsidDel="00000000" w:rsidR="00000000" w:rsidRPr="00000000">
        <w:rPr>
          <w:b w:val="1"/>
          <w:bCs w:val="1"/>
          <w:rtl w:val="0"/>
        </w:rPr>
        <w:t xml:space="preserve">bioregional mutual aid network</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 </w:t>
      </w:r>
      <w:r w:rsidDel="00000000" w:rsidR="00000000" w:rsidRPr="00000000">
        <w:rPr>
          <w:rtl w:val="0"/>
        </w:rPr>
        <w:t xml:space="preserve">inviting those within and beyond Permatours’ community to co-shape how we show up together. This includes:</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b w:val="1"/>
          <w:bCs w:val="1"/>
          <w:rtl w:val="0"/>
        </w:rPr>
        <w:t xml:space="preserve">Voting on which events land on our shared calendar</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Co-creating standard practices</w:t>
      </w:r>
      <w:r w:rsidDel="00000000" w:rsidR="00000000" w:rsidRPr="00000000">
        <w:rPr>
          <w:rtl w:val="0"/>
        </w:rPr>
        <w:t xml:space="preserve"> for how we collaborate and host gatherings</w:t>
      </w:r>
    </w:p>
    <w:p w:rsidR="00000000" w:rsidDel="00000000" w:rsidP="00000000" w:rsidRDefault="00000000" w:rsidRPr="00000000" w14:paraId="0000001C">
      <w:pPr>
        <w:numPr>
          <w:ilvl w:val="0"/>
          <w:numId w:val="3"/>
        </w:numPr>
        <w:spacing w:after="240" w:before="0" w:beforeAutospacing="0" w:lineRule="auto"/>
        <w:ind w:left="720" w:hanging="360"/>
      </w:pPr>
      <w:r w:rsidDel="00000000" w:rsidR="00000000" w:rsidRPr="00000000">
        <w:rPr>
          <w:b w:val="1"/>
          <w:bCs w:val="1"/>
          <w:rtl w:val="0"/>
        </w:rPr>
        <w:t xml:space="preserve">Refining our collective agreements</w:t>
      </w:r>
      <w:r w:rsidDel="00000000" w:rsidR="00000000" w:rsidRPr="00000000">
        <w:rPr>
          <w:rtl w:val="0"/>
        </w:rPr>
        <w:t xml:space="preserve"> so they’re held by the community vs. a small team of organizers</w:t>
        <w:br w:type="textWrapping"/>
      </w:r>
    </w:p>
    <w:p w:rsidR="00000000" w:rsidDel="00000000" w:rsidP="00000000" w:rsidRDefault="00000000" w:rsidRPr="00000000" w14:paraId="0000001D">
      <w:pPr>
        <w:pStyle w:val="Heading3"/>
        <w:keepNext w:val="0"/>
        <w:keepLines w:val="0"/>
        <w:rPr>
          <w:sz w:val="26"/>
          <w:szCs w:val="26"/>
        </w:rPr>
      </w:pPr>
      <w:bookmarkStart w:colFirst="0" w:colLast="0" w:name="_5z7fx1d2ao8r" w:id="8"/>
      <w:bookmarkEnd w:id="8"/>
      <w:r w:rsidDel="00000000" w:rsidR="00000000" w:rsidRPr="00000000">
        <w:rPr>
          <w:sz w:val="26"/>
          <w:szCs w:val="26"/>
          <w:rtl w:val="0"/>
        </w:rPr>
        <w:t xml:space="preserve">Join Us</w:t>
      </w:r>
    </w:p>
    <w:p w:rsidR="00000000" w:rsidDel="00000000" w:rsidP="00000000" w:rsidRDefault="00000000" w:rsidRPr="00000000" w14:paraId="0000001E">
      <w:pPr>
        <w:spacing w:after="240" w:before="240" w:lineRule="auto"/>
        <w:ind w:left="0" w:firstLine="0"/>
        <w:rPr/>
      </w:pPr>
      <w:r w:rsidDel="00000000" w:rsidR="00000000" w:rsidRPr="00000000">
        <w:rPr>
          <w:rtl w:val="0"/>
        </w:rPr>
        <w:t xml:space="preserve">Bring your presence, curiosity, and care for the Earth.</w:t>
        <w:br w:type="textWrapping"/>
        <w:t xml:space="preserve">Let’s meet one another, map what’s already working, and lay the groundwork for deeper collaboration ahead.</w:t>
        <w:br w:type="textWrapping"/>
        <w:t xml:space="preserve">Together, we’re weaving the ecosystem of a regenerative, interconnected, and sovereign future.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highlight w:val="yellow"/>
        </w:rPr>
      </w:pPr>
      <w:commentRangeStart w:id="14"/>
      <w:commentRangeStart w:id="15"/>
      <w:r w:rsidDel="00000000" w:rsidR="00000000" w:rsidRPr="00000000">
        <w:rPr>
          <w:b w:val="1"/>
          <w:bCs w:val="1"/>
          <w:rtl w:val="0"/>
        </w:rPr>
        <w:t xml:space="preserve">More About Our Series Features</w:t>
      </w:r>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21">
      <w:pPr>
        <w:spacing w:after="240" w:before="240" w:lineRule="auto"/>
        <w:ind w:left="0" w:firstLine="0"/>
        <w:rPr/>
      </w:pPr>
      <w:commentRangeStart w:id="16"/>
      <w:commentRangeStart w:id="17"/>
      <w:commentRangeStart w:id="18"/>
      <w:commentRangeStart w:id="19"/>
      <w:r w:rsidDel="00000000" w:rsidR="00000000" w:rsidRPr="00000000">
        <w:rPr>
          <w:b w:val="1"/>
          <w:bCs w:val="1"/>
          <w:rtl w:val="0"/>
        </w:rPr>
        <w:t xml:space="preserve">Sarafu Commitment pools</w:t>
      </w:r>
      <w:r w:rsidDel="00000000" w:rsidR="00000000" w:rsidRPr="00000000">
        <w:rPr>
          <w:rtl w:val="0"/>
        </w:rPr>
        <w:t xml:space="preserve"> </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t xml:space="preserve">–  a community-based economic system where members make promises (commitments) to exchange goods/services, formalized with vouchers on a digital ledger (like blockchain) to build trust and circulate value locally, bypassing traditional currency</w:t>
      </w:r>
    </w:p>
    <w:p w:rsidR="00000000" w:rsidDel="00000000" w:rsidP="00000000" w:rsidRDefault="00000000" w:rsidRPr="00000000" w14:paraId="00000022">
      <w:pPr>
        <w:spacing w:after="240" w:before="240" w:lineRule="auto"/>
        <w:ind w:left="0" w:firstLine="0"/>
        <w:rPr/>
      </w:pPr>
      <w:hyperlink r:id="rId7">
        <w:r w:rsidDel="00000000" w:rsidR="00000000" w:rsidRPr="00000000">
          <w:rPr>
            <w:b w:val="1"/>
            <w:bCs w:val="1"/>
            <w:color w:val="1155cc"/>
            <w:u w:val="single"/>
            <w:rtl w:val="0"/>
          </w:rPr>
          <w:t xml:space="preserve">Spatial Network</w:t>
        </w:r>
      </w:hyperlink>
      <w:r w:rsidDel="00000000" w:rsidR="00000000" w:rsidRPr="00000000">
        <w:rPr>
          <w:rtl w:val="0"/>
        </w:rPr>
        <w:t xml:space="preserve"> – 3D mapping, storytelling, and coordination platform connecting regenerative projects and bioregions</w:t>
      </w:r>
    </w:p>
    <w:p w:rsidR="00000000" w:rsidDel="00000000" w:rsidP="00000000" w:rsidRDefault="00000000" w:rsidRPr="00000000" w14:paraId="00000023">
      <w:pPr>
        <w:spacing w:after="240" w:before="240" w:lineRule="auto"/>
        <w:ind w:left="0" w:firstLine="0"/>
        <w:rPr/>
      </w:pPr>
      <w:hyperlink r:id="rId8">
        <w:r w:rsidDel="00000000" w:rsidR="00000000" w:rsidRPr="00000000">
          <w:rPr>
            <w:b w:val="1"/>
            <w:bCs w:val="1"/>
            <w:color w:val="1155cc"/>
            <w:u w:val="single"/>
            <w:rtl w:val="0"/>
          </w:rPr>
          <w:t xml:space="preserve">Hylo</w:t>
        </w:r>
      </w:hyperlink>
      <w:r w:rsidDel="00000000" w:rsidR="00000000" w:rsidRPr="00000000">
        <w:rPr>
          <w:rtl w:val="0"/>
        </w:rPr>
        <w:t xml:space="preserve"> – Open-source community platform for communication, organizing, and collective action</w:t>
      </w:r>
      <w:ins w:author="Nadim Hamdan" w:id="0" w:date="2025-12-25T00:11:02Z">
        <w:r w:rsidDel="00000000" w:rsidR="00000000" w:rsidRPr="00000000">
          <w:rPr>
            <w:rtl w:val="0"/>
          </w:rPr>
          <w:t xml:space="preserve">, facilitating the ProSocial 8-Core Design Principles</w:t>
        </w:r>
      </w:ins>
      <w:r w:rsidDel="00000000" w:rsidR="00000000" w:rsidRPr="00000000">
        <w:rPr>
          <w:rtl w:val="0"/>
        </w:rPr>
      </w:r>
    </w:p>
    <w:p w:rsidR="00000000" w:rsidDel="00000000" w:rsidP="00000000" w:rsidRDefault="00000000" w:rsidRPr="00000000" w14:paraId="00000024">
      <w:pPr>
        <w:spacing w:after="240" w:before="240" w:lineRule="auto"/>
        <w:ind w:left="0" w:firstLine="0"/>
        <w:rPr/>
      </w:pPr>
      <w:commentRangeStart w:id="20"/>
      <w:commentRangeStart w:id="21"/>
      <w:hyperlink r:id="rId9">
        <w:r w:rsidDel="00000000" w:rsidR="00000000" w:rsidRPr="00000000">
          <w:rPr>
            <w:b w:val="1"/>
            <w:bCs w:val="1"/>
            <w:color w:val="1155cc"/>
            <w:u w:val="single"/>
            <w:rtl w:val="0"/>
          </w:rPr>
          <w:t xml:space="preserve">Bloom Network</w:t>
        </w:r>
      </w:hyperlink>
      <w:r w:rsidDel="00000000" w:rsidR="00000000" w:rsidRPr="00000000">
        <w:rPr>
          <w:rtl w:val="0"/>
        </w:rPr>
        <w:t xml:space="preserve"> – Gl</w:t>
      </w:r>
      <w:commentRangeEnd w:id="20"/>
      <w:r w:rsidDel="00000000" w:rsidR="00000000" w:rsidRPr="00000000">
        <w:commentReference w:id="20"/>
      </w:r>
      <w:commentRangeEnd w:id="21"/>
      <w:r w:rsidDel="00000000" w:rsidR="00000000" w:rsidRPr="00000000">
        <w:commentReference w:id="21"/>
      </w:r>
      <w:r w:rsidDel="00000000" w:rsidR="00000000" w:rsidRPr="00000000">
        <w:rPr>
          <w:rtl w:val="0"/>
        </w:rPr>
        <w:t xml:space="preserve">obal network linking local hubs advancing regenerative culture and mutual aid</w:t>
      </w:r>
      <w:r w:rsidDel="00000000" w:rsidR="00000000" w:rsidRPr="00000000">
        <w:rPr>
          <w:rtl w:val="0"/>
        </w:rPr>
      </w:r>
    </w:p>
    <w:p w:rsidR="00000000" w:rsidDel="00000000" w:rsidP="00000000" w:rsidRDefault="00000000" w:rsidRPr="00000000" w14:paraId="00000025">
      <w:pPr>
        <w:spacing w:after="240" w:before="240" w:lineRule="auto"/>
        <w:ind w:left="0" w:firstLine="0"/>
        <w:rPr/>
      </w:pPr>
      <w:hyperlink r:id="rId10">
        <w:r w:rsidDel="00000000" w:rsidR="00000000" w:rsidRPr="00000000">
          <w:rPr>
            <w:b w:val="1"/>
            <w:bCs w:val="1"/>
            <w:color w:val="1155cc"/>
            <w:u w:val="single"/>
            <w:rtl w:val="0"/>
          </w:rPr>
          <w:t xml:space="preserve">SANE</w:t>
        </w:r>
      </w:hyperlink>
      <w:r w:rsidDel="00000000" w:rsidR="00000000" w:rsidRPr="00000000">
        <w:rPr>
          <w:b w:val="1"/>
          <w:bCs w:val="1"/>
          <w:rtl w:val="0"/>
        </w:rPr>
        <w:t xml:space="preserve"> </w:t>
      </w:r>
      <w:r w:rsidDel="00000000" w:rsidR="00000000" w:rsidRPr="00000000">
        <w:rPr>
          <w:rtl w:val="0"/>
        </w:rPr>
        <w:t xml:space="preserve">-  A regenerative, bioregional ecosystem that combines Web3 finance, community governance, and land-based projects to build resilient, decentralized local economies rooted in nature, culture, and ecological stewardship</w:t>
      </w:r>
    </w:p>
    <w:p w:rsidR="00000000" w:rsidDel="00000000" w:rsidP="00000000" w:rsidRDefault="00000000" w:rsidRPr="00000000" w14:paraId="00000026">
      <w:pPr>
        <w:spacing w:after="240" w:before="240" w:lineRule="auto"/>
        <w:ind w:left="0" w:firstLine="0"/>
        <w:rPr/>
      </w:pPr>
      <w:hyperlink r:id="rId11">
        <w:r w:rsidDel="00000000" w:rsidR="00000000" w:rsidRPr="00000000">
          <w:rPr>
            <w:b w:val="1"/>
            <w:bCs w:val="1"/>
            <w:color w:val="1155cc"/>
            <w:u w:val="single"/>
            <w:rtl w:val="0"/>
          </w:rPr>
          <w:t xml:space="preserve">Open Civics</w:t>
        </w:r>
      </w:hyperlink>
      <w:r w:rsidDel="00000000" w:rsidR="00000000" w:rsidRPr="00000000">
        <w:rPr>
          <w:b w:val="1"/>
          <w:bCs w:val="1"/>
          <w:rtl w:val="0"/>
        </w:rPr>
        <w:t xml:space="preserve"> - </w:t>
      </w:r>
      <w:r w:rsidDel="00000000" w:rsidR="00000000" w:rsidRPr="00000000">
        <w:rPr>
          <w:rtl w:val="0"/>
        </w:rPr>
        <w:t xml:space="preserve">Open Civics is a network and framework working to build a life-affirming, participatory, and resilient civilization where empowered citizens shape adaptive civic systems grounded in transparency, sovereignty, and collective stewardship.</w:t>
      </w:r>
    </w:p>
    <w:p w:rsidR="00000000" w:rsidDel="00000000" w:rsidP="00000000" w:rsidRDefault="00000000" w:rsidRPr="00000000" w14:paraId="0000002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8">
      <w:pPr>
        <w:spacing w:after="240" w:before="240" w:lineRule="auto"/>
        <w:ind w:left="0" w:firstLine="0"/>
        <w:rPr/>
      </w:pPr>
      <w:r w:rsidDel="00000000" w:rsidR="00000000" w:rsidRPr="00000000">
        <w:rPr>
          <w:rtl w:val="0"/>
        </w:rPr>
      </w:r>
    </w:p>
    <w:p w:rsidR="00000000" w:rsidDel="00000000" w:rsidP="00000000" w:rsidRDefault="00000000" w:rsidRPr="00000000" w14:paraId="00000029">
      <w:pPr>
        <w:spacing w:after="240" w:before="240" w:lineRule="auto"/>
        <w:ind w:left="0" w:firstLine="0"/>
        <w:rPr/>
      </w:pPr>
      <w:hyperlink r:id="rId12">
        <w:r w:rsidDel="00000000" w:rsidR="00000000" w:rsidRPr="00000000">
          <w:rPr>
            <w:b w:val="1"/>
            <w:bCs w:val="1"/>
            <w:color w:val="1155cc"/>
            <w:u w:val="single"/>
            <w:rtl w:val="0"/>
          </w:rPr>
          <w:t xml:space="preserve">Catalist</w:t>
        </w:r>
      </w:hyperlink>
      <w:r w:rsidDel="00000000" w:rsidR="00000000" w:rsidRPr="00000000">
        <w:rPr>
          <w:rtl w:val="0"/>
        </w:rPr>
        <w:t xml:space="preserve"> – Collaboration tool for matching needs and offers and aligning resources across networks</w:t>
      </w:r>
    </w:p>
    <w:p w:rsidR="00000000" w:rsidDel="00000000" w:rsidP="00000000" w:rsidRDefault="00000000" w:rsidRPr="00000000" w14:paraId="0000002A">
      <w:pPr>
        <w:spacing w:after="240" w:before="240" w:lineRule="auto"/>
        <w:ind w:left="0" w:firstLine="0"/>
        <w:rPr/>
      </w:pPr>
      <w:hyperlink r:id="rId13">
        <w:r w:rsidDel="00000000" w:rsidR="00000000" w:rsidRPr="00000000">
          <w:rPr>
            <w:b w:val="1"/>
            <w:bCs w:val="1"/>
            <w:color w:val="1155cc"/>
            <w:u w:val="single"/>
            <w:rtl w:val="0"/>
          </w:rPr>
          <w:t xml:space="preserve">Social Roots</w:t>
        </w:r>
      </w:hyperlink>
      <w:r w:rsidDel="00000000" w:rsidR="00000000" w:rsidRPr="00000000">
        <w:rPr>
          <w:rtl w:val="0"/>
        </w:rPr>
        <w:t xml:space="preserve"> – Ecosystem mapping platform that visualizes relationships and strengthens coordination</w:t>
      </w:r>
    </w:p>
    <w:p w:rsidR="00000000" w:rsidDel="00000000" w:rsidP="00000000" w:rsidRDefault="00000000" w:rsidRPr="00000000" w14:paraId="0000002B">
      <w:pPr>
        <w:spacing w:after="240" w:before="240" w:lineRule="auto"/>
        <w:ind w:left="0" w:firstLine="0"/>
        <w:rPr/>
      </w:pPr>
      <w:hyperlink r:id="rId14">
        <w:r w:rsidDel="00000000" w:rsidR="00000000" w:rsidRPr="00000000">
          <w:rPr>
            <w:b w:val="1"/>
            <w:bCs w:val="1"/>
            <w:color w:val="1155cc"/>
            <w:u w:val="single"/>
            <w:rtl w:val="0"/>
          </w:rPr>
          <w:t xml:space="preserve">Narrative Intelligence</w:t>
        </w:r>
      </w:hyperlink>
      <w:hyperlink r:id="rId15">
        <w:r w:rsidDel="00000000" w:rsidR="00000000" w:rsidRPr="00000000">
          <w:rPr>
            <w:color w:val="1155cc"/>
            <w:u w:val="single"/>
            <w:rtl w:val="0"/>
          </w:rPr>
          <w:t xml:space="preserve"> </w:t>
        </w:r>
      </w:hyperlink>
      <w:r w:rsidDel="00000000" w:rsidR="00000000" w:rsidRPr="00000000">
        <w:rPr>
          <w:rtl w:val="0"/>
        </w:rPr>
        <w:t xml:space="preserve">– Story and data-driven initiative amplifying transformative cultural narratives</w:t>
      </w:r>
      <w:r w:rsidDel="00000000" w:rsidR="00000000" w:rsidRPr="00000000">
        <w:rPr>
          <w:rtl w:val="0"/>
        </w:rPr>
      </w:r>
    </w:p>
    <w:p w:rsidR="00000000" w:rsidDel="00000000" w:rsidP="00000000" w:rsidRDefault="00000000" w:rsidRPr="00000000" w14:paraId="0000002C">
      <w:pPr>
        <w:spacing w:after="240" w:before="240" w:lineRule="auto"/>
        <w:ind w:left="0" w:firstLine="0"/>
        <w:rPr/>
      </w:pPr>
      <w:hyperlink r:id="rId16">
        <w:r w:rsidDel="00000000" w:rsidR="00000000" w:rsidRPr="00000000">
          <w:rPr>
            <w:b w:val="1"/>
            <w:bCs w:val="1"/>
            <w:color w:val="1155cc"/>
            <w:u w:val="single"/>
            <w:rtl w:val="0"/>
          </w:rPr>
          <w:t xml:space="preserve">Culture Hack Labs</w:t>
        </w:r>
      </w:hyperlink>
      <w:r w:rsidDel="00000000" w:rsidR="00000000" w:rsidRPr="00000000">
        <w:rPr>
          <w:rtl w:val="0"/>
        </w:rPr>
        <w:t xml:space="preserve"> – Creative strategy studio helping movements shift narratives and design systems change</w:t>
      </w:r>
    </w:p>
    <w:p w:rsidR="00000000" w:rsidDel="00000000" w:rsidP="00000000" w:rsidRDefault="00000000" w:rsidRPr="00000000" w14:paraId="0000002D">
      <w:pPr>
        <w:spacing w:after="240" w:before="240" w:lineRule="auto"/>
        <w:ind w:left="0" w:firstLine="0"/>
        <w:rPr/>
      </w:pPr>
      <w:hyperlink r:id="rId17">
        <w:r w:rsidDel="00000000" w:rsidR="00000000" w:rsidRPr="00000000">
          <w:rPr>
            <w:b w:val="1"/>
            <w:bCs w:val="1"/>
            <w:color w:val="1155cc"/>
            <w:u w:val="single"/>
            <w:rtl w:val="0"/>
          </w:rPr>
          <w:t xml:space="preserve">MA Earth</w:t>
        </w:r>
      </w:hyperlink>
      <w:r w:rsidDel="00000000" w:rsidR="00000000" w:rsidRPr="00000000">
        <w:rPr>
          <w:rtl w:val="0"/>
        </w:rPr>
        <w:t xml:space="preserve"> </w:t>
      </w:r>
      <w:r w:rsidDel="00000000" w:rsidR="00000000" w:rsidRPr="00000000">
        <w:rPr>
          <w:rtl w:val="0"/>
        </w:rPr>
        <w:t xml:space="preserve">– Opening pathways between land-based regeneration and emerging finance &amp; data systems</w:t>
      </w:r>
    </w:p>
    <w:p w:rsidR="00000000" w:rsidDel="00000000" w:rsidP="00000000" w:rsidRDefault="00000000" w:rsidRPr="00000000" w14:paraId="0000002E">
      <w:pPr>
        <w:spacing w:after="240" w:before="240" w:lineRule="auto"/>
        <w:ind w:left="0" w:firstLine="0"/>
        <w:rPr/>
      </w:pPr>
      <w:r w:rsidDel="00000000" w:rsidR="00000000" w:rsidRPr="00000000">
        <w:rPr>
          <w:b w:val="1"/>
          <w:bCs w:val="1"/>
          <w:rtl w:val="0"/>
        </w:rPr>
        <w:t xml:space="preserve">Permatours -</w:t>
      </w:r>
      <w:r w:rsidDel="00000000" w:rsidR="00000000" w:rsidRPr="00000000">
        <w:rPr>
          <w:rtl w:val="0"/>
        </w:rPr>
        <w:t xml:space="preserve"> </w:t>
      </w:r>
      <w:r w:rsidDel="00000000" w:rsidR="00000000" w:rsidRPr="00000000">
        <w:rPr>
          <w:color w:val="222222"/>
          <w:highlight w:val="white"/>
          <w:rtl w:val="0"/>
        </w:rPr>
        <w:t xml:space="preserve">a permaculture action network based in the Northeast that strengthens the capacity of community centers through hosting hands-on educational events that teach people how to grow food, build structures, and live in harmony with one another and the land.</w:t>
      </w: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rPr>
          <w:b w:val="1"/>
          <w:bCs w:val="1"/>
          <w:rtl w:val="0"/>
        </w:rPr>
        <w:t xml:space="preserve">Kinship Earth - </w:t>
      </w:r>
      <w:r w:rsidDel="00000000" w:rsidR="00000000" w:rsidRPr="00000000">
        <w:rPr>
          <w:color w:val="222222"/>
          <w:highlight w:val="white"/>
          <w:rtl w:val="0"/>
        </w:rPr>
        <w:t xml:space="preserve">a foundation practicing "Bioregional Flow Funding" - trust-based philanthropy that invites grassroots change-makers to deploy unrestricted capital in service of their communities and ecosystems, with no grant applications or extensive reporting requirements.</w:t>
      </w:r>
      <w:r w:rsidDel="00000000" w:rsidR="00000000" w:rsidRPr="00000000">
        <w:rPr>
          <w:rtl w:val="0"/>
        </w:rPr>
      </w:r>
    </w:p>
    <w:p w:rsidR="00000000" w:rsidDel="00000000" w:rsidP="00000000" w:rsidRDefault="00000000" w:rsidRPr="00000000" w14:paraId="00000030">
      <w:pPr>
        <w:spacing w:after="240" w:before="240" w:lineRule="auto"/>
        <w:ind w:left="0" w:firstLine="0"/>
        <w:rPr/>
      </w:pPr>
      <w:r w:rsidDel="00000000" w:rsidR="00000000" w:rsidRPr="00000000">
        <w:rPr>
          <w:b w:val="1"/>
          <w:bCs w:val="1"/>
          <w:rtl w:val="0"/>
        </w:rPr>
        <w:t xml:space="preserve">The Planetary Party - </w:t>
      </w:r>
      <w:r w:rsidDel="00000000" w:rsidR="00000000" w:rsidRPr="00000000">
        <w:rPr>
          <w:color w:val="222222"/>
          <w:highlight w:val="white"/>
          <w:rtl w:val="0"/>
        </w:rPr>
        <w:t xml:space="preserve">a federated ecosystem weaving celebration, civic assembly, and regenerative action into visible systemic impact - inviting donors into a peer ecosystem where they can witness, in real time, the impact of their dollars (e.g. infrastructure being built to feed and house families in need, ecological restoration, cultural renewal, digital infrastructure that weaves together diff technologies serving local communities and the bioregional movement at large)</w:t>
      </w:r>
      <w:r w:rsidDel="00000000" w:rsidR="00000000" w:rsidRPr="00000000">
        <w:rPr>
          <w:rtl w:val="0"/>
        </w:rPr>
      </w:r>
    </w:p>
    <w:p w:rsidR="00000000" w:rsidDel="00000000" w:rsidP="00000000" w:rsidRDefault="00000000" w:rsidRPr="00000000" w14:paraId="00000031">
      <w:pPr>
        <w:spacing w:after="240" w:before="240" w:lineRule="auto"/>
        <w:ind w:left="0" w:firstLine="0"/>
        <w:rPr/>
      </w:pPr>
      <w:r w:rsidDel="00000000" w:rsidR="00000000" w:rsidRPr="00000000">
        <w:rPr>
          <w:b w:val="1"/>
          <w:bCs w:val="1"/>
          <w:rtl w:val="0"/>
        </w:rPr>
        <w:t xml:space="preserve">Sydney Harvey Griffith</w:t>
      </w:r>
      <w:r w:rsidDel="00000000" w:rsidR="00000000" w:rsidRPr="00000000">
        <w:rPr>
          <w:rtl w:val="0"/>
        </w:rPr>
        <w:t xml:space="preserve"> -  Sydney is a regenerative systems builder and community organizer working at the intersection of bioregional resilience, community-led regeneration, and liberatory resource flows. As Executive Director of Kinship Earth, she leads the org's Flow Funding program—entrusting grassroots leaders with unrestricted grants and helping communities seed Bioregional Flow Funds. Syd also co-founded Permatours, a nonprofit that hosts hands-on permaculture action events to restore ecosystems, strengthen mutual aid networks, and build food and housing security. Her work now converges through the Planetary Party—aligning communities, technologies, and cultural initiatives to celebrate and coordinate regeneration at scale. Through its guilds and gatherings, the Planetary Party cultivates trust, channels resources to local solutions, and amplifies tangible impact for people and the planet.</w:t>
      </w:r>
    </w:p>
    <w:p w:rsidR="00000000" w:rsidDel="00000000" w:rsidP="00000000" w:rsidRDefault="00000000" w:rsidRPr="00000000" w14:paraId="00000032">
      <w:pPr>
        <w:spacing w:after="240" w:before="240" w:lineRule="auto"/>
        <w:ind w:left="0" w:firstLine="0"/>
        <w:rPr/>
      </w:pPr>
      <w:r w:rsidDel="00000000" w:rsidR="00000000" w:rsidRPr="00000000">
        <w:rPr>
          <w:b w:val="1"/>
          <w:bCs w:val="1"/>
          <w:rtl w:val="0"/>
        </w:rPr>
        <w:t xml:space="preserve">Susanna Choe </w:t>
      </w:r>
      <w:r w:rsidDel="00000000" w:rsidR="00000000" w:rsidRPr="00000000">
        <w:rPr>
          <w:rtl w:val="0"/>
        </w:rPr>
        <w:t xml:space="preserve">- Susanna Choe is a weaver and strategist working at the confluence of innovation and systemic transformation. She designs and leads initiatives that advance positive peace, regenerative development, and equitable resource allocation for collective flourishing. Her work bridges cultures, sectors, and ideologies – supporting organizations through emergent strategy, community development, and mission-aligned, ecosystem-driven growth.</w:t>
      </w:r>
    </w:p>
    <w:p w:rsidR="00000000" w:rsidDel="00000000" w:rsidP="00000000" w:rsidRDefault="00000000" w:rsidRPr="00000000" w14:paraId="00000033">
      <w:pPr>
        <w:spacing w:after="240" w:before="240" w:lineRule="auto"/>
        <w:ind w:left="0" w:firstLine="0"/>
        <w:rPr/>
      </w:pPr>
      <w:r w:rsidDel="00000000" w:rsidR="00000000" w:rsidRPr="00000000">
        <w:rPr>
          <w:rtl w:val="0"/>
        </w:rPr>
        <w:t xml:space="preserve">Susanna is the founder of the </w:t>
      </w:r>
      <w:r w:rsidDel="00000000" w:rsidR="00000000" w:rsidRPr="00000000">
        <w:rPr>
          <w:i w:val="1"/>
          <w:iCs w:val="1"/>
          <w:rtl w:val="0"/>
        </w:rPr>
        <w:t xml:space="preserve">Bioregional Embassy</w:t>
      </w:r>
      <w:r w:rsidDel="00000000" w:rsidR="00000000" w:rsidRPr="00000000">
        <w:rPr>
          <w:rtl w:val="0"/>
        </w:rPr>
        <w:t xml:space="preserve">, a diplomatic and cultural agency fostering mutual cooperation through place-based governance. She is also a partner at </w:t>
      </w:r>
      <w:r w:rsidDel="00000000" w:rsidR="00000000" w:rsidRPr="00000000">
        <w:rPr>
          <w:i w:val="1"/>
          <w:iCs w:val="1"/>
          <w:rtl w:val="0"/>
        </w:rPr>
        <w:t xml:space="preserve">Planetary Party</w:t>
      </w:r>
      <w:r w:rsidDel="00000000" w:rsidR="00000000" w:rsidRPr="00000000">
        <w:rPr>
          <w:rtl w:val="0"/>
        </w:rPr>
        <w:t xml:space="preserve">, supporting through strategy, partnerships, and fundraising, and serves as </w:t>
      </w:r>
      <w:r w:rsidDel="00000000" w:rsidR="00000000" w:rsidRPr="00000000">
        <w:rPr>
          <w:i w:val="1"/>
          <w:iCs w:val="1"/>
          <w:rtl w:val="0"/>
        </w:rPr>
        <w:t xml:space="preserve">Director of Innovation</w:t>
      </w:r>
      <w:r w:rsidDel="00000000" w:rsidR="00000000" w:rsidRPr="00000000">
        <w:rPr>
          <w:rtl w:val="0"/>
        </w:rPr>
        <w:t xml:space="preserve"> at the </w:t>
      </w:r>
      <w:r w:rsidDel="00000000" w:rsidR="00000000" w:rsidRPr="00000000">
        <w:rPr>
          <w:i w:val="1"/>
          <w:iCs w:val="1"/>
          <w:rtl w:val="0"/>
        </w:rPr>
        <w:t xml:space="preserve">GloCha Foundation New York</w:t>
      </w:r>
      <w:r w:rsidDel="00000000" w:rsidR="00000000" w:rsidRPr="00000000">
        <w:rPr>
          <w:rtl w:val="0"/>
        </w:rPr>
        <w:t xml:space="preserve">, advancing global systems change through collaboration. </w:t>
      </w:r>
    </w:p>
    <w:p w:rsidR="00000000" w:rsidDel="00000000" w:rsidP="00000000" w:rsidRDefault="00000000" w:rsidRPr="00000000" w14:paraId="00000034">
      <w:pPr>
        <w:spacing w:after="240" w:before="240" w:lineRule="auto"/>
        <w:ind w:left="0" w:firstLine="0"/>
        <w:rPr/>
      </w:pPr>
      <w:r w:rsidDel="00000000" w:rsidR="00000000" w:rsidRPr="00000000">
        <w:rPr>
          <w:rtl w:val="0"/>
        </w:rPr>
        <w:t xml:space="preserve">Her experience spans initiatives such as </w:t>
      </w:r>
      <w:r w:rsidDel="00000000" w:rsidR="00000000" w:rsidRPr="00000000">
        <w:rPr>
          <w:i w:val="1"/>
          <w:iCs w:val="1"/>
          <w:rtl w:val="0"/>
        </w:rPr>
        <w:t xml:space="preserve">Democracy Now!</w:t>
      </w:r>
      <w:r w:rsidDel="00000000" w:rsidR="00000000" w:rsidRPr="00000000">
        <w:rPr>
          <w:rtl w:val="0"/>
        </w:rPr>
        <w:t xml:space="preserve">, </w:t>
      </w:r>
      <w:r w:rsidDel="00000000" w:rsidR="00000000" w:rsidRPr="00000000">
        <w:rPr>
          <w:i w:val="1"/>
          <w:iCs w:val="1"/>
          <w:rtl w:val="0"/>
        </w:rPr>
        <w:t xml:space="preserve">ConsenSys</w:t>
      </w:r>
      <w:r w:rsidDel="00000000" w:rsidR="00000000" w:rsidRPr="00000000">
        <w:rPr>
          <w:rtl w:val="0"/>
        </w:rPr>
        <w:t xml:space="preserve">, </w:t>
      </w:r>
      <w:r w:rsidDel="00000000" w:rsidR="00000000" w:rsidRPr="00000000">
        <w:rPr>
          <w:i w:val="1"/>
          <w:iCs w:val="1"/>
          <w:rtl w:val="0"/>
        </w:rPr>
        <w:t xml:space="preserve">Peace Accelerators</w:t>
      </w:r>
      <w:r w:rsidDel="00000000" w:rsidR="00000000" w:rsidRPr="00000000">
        <w:rPr>
          <w:rtl w:val="0"/>
        </w:rPr>
        <w:t xml:space="preserve">, and </w:t>
      </w:r>
      <w:r w:rsidDel="00000000" w:rsidR="00000000" w:rsidRPr="00000000">
        <w:rPr>
          <w:i w:val="1"/>
          <w:iCs w:val="1"/>
          <w:rtl w:val="0"/>
        </w:rPr>
        <w:t xml:space="preserve">Future US</w:t>
      </w:r>
      <w:r w:rsidDel="00000000" w:rsidR="00000000" w:rsidRPr="00000000">
        <w:rPr>
          <w:rtl w:val="0"/>
        </w:rPr>
        <w:t xml:space="preserve">, and she continues to serve as a connector across global networks of technologists, funders, policymakers, wellness leaders, and indigenous elders.</w:t>
      </w:r>
    </w:p>
    <w:p w:rsidR="00000000" w:rsidDel="00000000" w:rsidP="00000000" w:rsidRDefault="00000000" w:rsidRPr="00000000" w14:paraId="00000035">
      <w:pPr>
        <w:spacing w:after="240" w:before="240" w:lineRule="auto"/>
        <w:ind w:left="0" w:firstLine="0"/>
        <w:rPr/>
      </w:pPr>
      <w:r w:rsidDel="00000000" w:rsidR="00000000" w:rsidRPr="00000000">
        <w:rPr>
          <w:b w:val="1"/>
          <w:bCs w:val="1"/>
          <w:rtl w:val="0"/>
        </w:rPr>
        <w:t xml:space="preserve">Juan Carlos Kaiten</w:t>
      </w:r>
      <w:r w:rsidDel="00000000" w:rsidR="00000000" w:rsidRPr="00000000">
        <w:rPr>
          <w:rtl w:val="0"/>
        </w:rPr>
        <w:t xml:space="preserve"> - </w:t>
      </w:r>
    </w:p>
    <w:p w:rsidR="00000000" w:rsidDel="00000000" w:rsidP="00000000" w:rsidRDefault="00000000" w:rsidRPr="00000000" w14:paraId="00000036">
      <w:pPr>
        <w:spacing w:after="240" w:before="240" w:lineRule="auto"/>
        <w:ind w:left="0" w:firstLine="0"/>
        <w:rPr/>
      </w:pPr>
      <w:r w:rsidDel="00000000" w:rsidR="00000000" w:rsidRPr="00000000">
        <w:rPr>
          <w:b w:val="1"/>
          <w:bCs w:val="1"/>
          <w:rtl w:val="0"/>
        </w:rPr>
        <w:t xml:space="preserve">Josie Watson</w:t>
      </w:r>
      <w:r w:rsidDel="00000000" w:rsidR="00000000" w:rsidRPr="00000000">
        <w:rPr>
          <w:rtl w:val="0"/>
        </w:rPr>
        <w:t xml:space="preserve"> - </w:t>
      </w:r>
    </w:p>
    <w:p w:rsidR="00000000" w:rsidDel="00000000" w:rsidP="00000000" w:rsidRDefault="00000000" w:rsidRPr="00000000" w14:paraId="0000003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8">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240" w:before="240" w:lineRule="auto"/>
        <w:ind w:left="0" w:firstLine="0"/>
        <w:rPr/>
      </w:pPr>
      <w:bookmarkStart w:colFirst="0" w:colLast="0" w:name="_yntsqm8q3969" w:id="9"/>
      <w:bookmarkEnd w:id="9"/>
      <w:commentRangeStart w:id="22"/>
      <w:r w:rsidDel="00000000" w:rsidR="00000000" w:rsidRPr="00000000">
        <w:rPr>
          <w:rtl w:val="0"/>
        </w:rPr>
        <w:t xml:space="preserve">Benefits of Some Fitting Frameworks/Tools</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3A">
      <w:pPr>
        <w:pStyle w:val="Heading2"/>
        <w:rPr/>
      </w:pPr>
      <w:bookmarkStart w:colFirst="0" w:colLast="0" w:name="_82w5lbyipj7r" w:id="10"/>
      <w:bookmarkEnd w:id="10"/>
      <w:r w:rsidDel="00000000" w:rsidR="00000000" w:rsidRPr="00000000">
        <w:rPr>
          <w:rtl w:val="0"/>
        </w:rPr>
      </w:r>
    </w:p>
    <w:p w:rsidR="00000000" w:rsidDel="00000000" w:rsidP="00000000" w:rsidRDefault="00000000" w:rsidRPr="00000000" w14:paraId="0000003B">
      <w:pPr>
        <w:pStyle w:val="Heading2"/>
        <w:rPr>
          <w:sz w:val="34"/>
          <w:szCs w:val="34"/>
        </w:rPr>
      </w:pPr>
      <w:bookmarkStart w:colFirst="0" w:colLast="0" w:name="_u1ge1joan4xe" w:id="11"/>
      <w:bookmarkEnd w:id="11"/>
      <w:r w:rsidDel="00000000" w:rsidR="00000000" w:rsidRPr="00000000">
        <w:rPr>
          <w:rtl w:val="0"/>
        </w:rPr>
        <w:t xml:space="preserve">ProSocial Approaches to Groups &amp; Communities</w:t>
        <w:br w:type="textWrapping"/>
      </w:r>
      <w:r w:rsidDel="00000000" w:rsidR="00000000" w:rsidRPr="00000000">
        <w:rPr>
          <w:rtl w:val="0"/>
        </w:rPr>
      </w:r>
    </w:p>
    <w:p w:rsidR="00000000" w:rsidDel="00000000" w:rsidP="00000000" w:rsidRDefault="00000000" w:rsidRPr="00000000" w14:paraId="0000003C">
      <w:pPr>
        <w:numPr>
          <w:ilvl w:val="0"/>
          <w:numId w:val="1"/>
        </w:numPr>
        <w:spacing w:after="0" w:afterAutospacing="0" w:before="240" w:lineRule="auto"/>
        <w:ind w:left="720" w:hanging="360"/>
      </w:pPr>
      <w:r w:rsidDel="00000000" w:rsidR="00000000" w:rsidRPr="00000000">
        <w:rPr>
          <w:rFonts w:ascii="Gungsuh" w:cs="Gungsuh" w:eastAsia="Gungsuh" w:hAnsi="Gungsuh"/>
          <w:b w:val="1"/>
          <w:bCs w:val="1"/>
          <w:rtl w:val="0"/>
        </w:rPr>
        <w:t xml:space="preserve">Effect size g ≈ 0.30–0.50</w:t>
      </w:r>
      <w:r w:rsidDel="00000000" w:rsidR="00000000" w:rsidRPr="00000000">
        <w:rPr>
          <w:rtl w:val="0"/>
        </w:rPr>
        <w:t xml:space="preserve"> for improvements in psychological flexibility from Acceptance &amp; Commitment–based interventions (meta-analyses, 20–300+ studies).</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b w:val="1"/>
          <w:bCs w:val="1"/>
          <w:rtl w:val="0"/>
        </w:rPr>
        <w:t xml:space="preserve">~20–35% improvement</w:t>
      </w:r>
      <w:r w:rsidDel="00000000" w:rsidR="00000000" w:rsidRPr="00000000">
        <w:rPr>
          <w:rtl w:val="0"/>
        </w:rPr>
        <w:t xml:space="preserve"> in wellbeing, engagement, or effective functioning among participants in group-based behavioral interventions focused on values alignment and flexibility.</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b w:val="1"/>
          <w:bCs w:val="1"/>
          <w:rtl w:val="0"/>
        </w:rPr>
        <w:t xml:space="preserve">~30% reduction</w:t>
      </w:r>
      <w:r w:rsidDel="00000000" w:rsidR="00000000" w:rsidRPr="00000000">
        <w:rPr>
          <w:rtl w:val="0"/>
        </w:rPr>
        <w:t xml:space="preserve"> in burnout, stress, or psychological distress indicators following evidence-based behavioral interventions in group settings.</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bCs w:val="1"/>
          <w:rtl w:val="0"/>
        </w:rPr>
        <w:t xml:space="preserve">21% higher productive capacity</w:t>
      </w:r>
      <w:r w:rsidDel="00000000" w:rsidR="00000000" w:rsidRPr="00000000">
        <w:rPr>
          <w:rtl w:val="0"/>
        </w:rPr>
        <w:t xml:space="preserve"> in groups with high engagement compared to low engagement (large-scale meta-analyses across tens of thousands of groups).</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b w:val="1"/>
          <w:bCs w:val="1"/>
          <w:rtl w:val="0"/>
        </w:rPr>
        <w:t xml:space="preserve">24% lower attrition / dropout rates</w:t>
      </w:r>
      <w:r w:rsidDel="00000000" w:rsidR="00000000" w:rsidRPr="00000000">
        <w:rPr>
          <w:rtl w:val="0"/>
        </w:rPr>
        <w:t xml:space="preserve"> in highly engaged groups compared to disengaged groups.</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b w:val="1"/>
          <w:bCs w:val="1"/>
          <w:rtl w:val="0"/>
        </w:rPr>
        <w:t xml:space="preserve">30–50% higher problem-solving performance</w:t>
      </w:r>
      <w:r w:rsidDel="00000000" w:rsidR="00000000" w:rsidRPr="00000000">
        <w:rPr>
          <w:rtl w:val="0"/>
        </w:rPr>
        <w:t xml:space="preserve"> in cooperative groups versus competitive or individualistic groups (experimental and field studies).</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20–40% lower coordination and friction costs</w:t>
      </w:r>
      <w:r w:rsidDel="00000000" w:rsidR="00000000" w:rsidRPr="00000000">
        <w:rPr>
          <w:rtl w:val="0"/>
        </w:rPr>
        <w:t xml:space="preserve"> in high-trust groups (measured via reduced monitoring, rework, and conflict).</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b w:val="1"/>
          <w:bCs w:val="1"/>
          <w:rtl w:val="0"/>
        </w:rPr>
        <w:t xml:space="preserve">25–45% higher follow-through and implementation success</w:t>
      </w:r>
      <w:r w:rsidDel="00000000" w:rsidR="00000000" w:rsidRPr="00000000">
        <w:rPr>
          <w:rtl w:val="0"/>
        </w:rPr>
        <w:t xml:space="preserve"> when decision-making is participatory rather than top-down.</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2–4× longer persistence and durability</w:t>
      </w:r>
      <w:r w:rsidDel="00000000" w:rsidR="00000000" w:rsidRPr="00000000">
        <w:rPr>
          <w:rtl w:val="0"/>
        </w:rPr>
        <w:t xml:space="preserve"> of self-governing groups compared to externally controlled systems (commons governance research, thousands of cases).</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b w:val="1"/>
          <w:bCs w:val="1"/>
          <w:rtl w:val="0"/>
        </w:rPr>
        <w:t xml:space="preserve">20–40% higher rule compliance</w:t>
      </w:r>
      <w:r w:rsidDel="00000000" w:rsidR="00000000" w:rsidRPr="00000000">
        <w:rPr>
          <w:rtl w:val="0"/>
        </w:rPr>
        <w:t xml:space="preserve"> when people participate directly in creating and monitoring shared agreements.</w:t>
      </w:r>
      <w:r w:rsidDel="00000000" w:rsidR="00000000" w:rsidRPr="00000000">
        <w:rPr>
          <w:rtl w:val="0"/>
        </w:rPr>
      </w:r>
    </w:p>
    <w:p w:rsidR="00000000" w:rsidDel="00000000" w:rsidP="00000000" w:rsidRDefault="00000000" w:rsidRPr="00000000" w14:paraId="00000046">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720" w:right="0" w:firstLine="0"/>
        <w:jc w:val="left"/>
        <w:rPr/>
      </w:pPr>
      <w:bookmarkStart w:colFirst="0" w:colLast="0" w:name="_gebzmye0pw1y" w:id="12"/>
      <w:bookmarkEnd w:id="12"/>
      <w:r w:rsidDel="00000000" w:rsidR="00000000" w:rsidRPr="00000000">
        <w:rPr>
          <w:rtl w:val="0"/>
        </w:rPr>
        <w:t xml:space="preserve">Grassroots Economics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77% Increase in trust</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57% Increase in environmental activities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23% Increase in school attendance</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25% Decrease in crime and corruption</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+17% Jobs created</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+37% Sales revenue</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+78% Food Security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Report </w:t>
      </w:r>
    </w:p>
    <w:p w:rsidR="00000000" w:rsidDel="00000000" w:rsidP="00000000" w:rsidRDefault="00000000" w:rsidRPr="00000000" w14:paraId="00000051">
      <w:pPr>
        <w:rPr/>
      </w:pPr>
      <w:r w:rsidDel="00000000" w:rsidR="00000000" w:rsidRPr="00000000">
        <w:rPr>
          <w:rtl w:val="0"/>
        </w:rPr>
        <w:t xml:space="preserve">https://www.nature.com/articles/s41598-023-33184-1</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eGenerOsa Collective" w:id="20" w:date="2025-12-18T21:17:25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know works well for grassroots in terms of storytelling/ impact reporting, sharing the reports and receive retrospective funding</w:t>
      </w:r>
    </w:p>
  </w:comment>
  <w:comment w:author="Syd Harvey" w:id="21" w:date="2025-12-24T17:28:14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too! :)</w:t>
      </w:r>
    </w:p>
  </w:comment>
  <w:comment w:author="ReGenerOsa Collective" w:id="14" w:date="2025-12-18T21:19:30Z">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consider integrating a couple of empowerment/ cultural / co-creation tools that in my opinion are vital such as NVC for conflict resolution and decision-making/ Theory U, 6 conversations/ Prosocial principles  etc. The DAO incubator has shows us that tech alone is not the way, especially since it will bring up resistance in the people you're 'selling/ teaching' it to...</w:t>
      </w:r>
    </w:p>
  </w:comment>
  <w:comment w:author="Syd Harvey" w:id="15" w:date="2025-12-24T17:28:05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point thank you</w:t>
      </w:r>
    </w:p>
  </w:comment>
  <w:comment w:author="ReGenerOsa Collective" w:id="16" w:date="2025-12-18T21:16:53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know works well for grassroots</w:t>
      </w:r>
    </w:p>
  </w:comment>
  <w:comment w:author="Syd Harvey" w:id="17" w:date="2025-12-24T17:23:04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@nadim88amdan@gmail.com</w:t>
      </w:r>
    </w:p>
  </w:comment>
  <w:comment w:author="Nadim Hamdan" w:id="18" w:date="2025-12-24T21:49:30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works very well: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Increase in trust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Increase in environmental activities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Increase in school attendance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Decrease in crime and corruption</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Jobs created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Sales revenue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Food Security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 Year Report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https://youtu.be/5yGaP31bvs0?si=cMBUnQfmmTSn-Txk</w:t>
      </w:r>
    </w:p>
  </w:comment>
  <w:comment w:author="Nadim Hamdan" w:id="19" w:date="2025-12-24T21:58:36Z">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not only Grassroots! It is connected to the global Celo (ReFi) and Ethereum Blockchain.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Individuals can invest in this and get return for themselves as well: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https://www.linkedin.com/posts/willruddick_grassroots-economics-activity-7408124667372216321-MKl1?utm_source=share&amp;utm_medium=member_android&amp;rcm=ACoAACP3J44BCOiYz0KOlp2gGliNTWhT1BniwyA</w:t>
      </w:r>
    </w:p>
  </w:comment>
  <w:comment w:author="Syd Harvey" w:id="22" w:date="2025-12-17T18:54:21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@sydney.griffith123@gmail.com @susanna.s.choe@gmail.com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some benefits of non-digital tools</w:t>
      </w:r>
    </w:p>
  </w:comment>
  <w:comment w:author="ReGenerOsa Collective" w:id="12" w:date="2025-12-18T21:13:02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connect with Tree about this because she is setting up a similar thing..</w:t>
      </w:r>
    </w:p>
  </w:comment>
  <w:comment w:author="Syd Harvey" w:id="13" w:date="2025-12-24T17:28:54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 will do :)</w:t>
      </w:r>
    </w:p>
  </w:comment>
  <w:comment w:author="ReGenerOsa Collective" w:id="9" w:date="2025-12-18T21:33:53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be as equally valued in the budget as the people receiving the facilitators?</w:t>
      </w:r>
    </w:p>
  </w:comment>
  <w:comment w:author="Syd Harvey" w:id="10" w:date="2025-12-24T17:28:3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havent created the itemized budget yet, good food for thought</w:t>
      </w:r>
    </w:p>
  </w:comment>
  <w:comment w:author="ReGenerOsa Collective" w:id="0" w:date="2025-12-18T21:24:41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you be reciprocating the people who join with a stipend? This, to me, has become vital in creating a real relationship of equal respect and liberates the money from circulating in the circles of technology and facilitators. :)</w:t>
      </w:r>
    </w:p>
  </w:comment>
  <w:comment w:author="Syd Harvey" w:id="1" w:date="2025-12-24T17:29:44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should yes, just havent created a detailed budget yet</w:t>
      </w:r>
    </w:p>
  </w:comment>
  <w:comment w:author="ReGenerOsa Collective" w:id="11" w:date="2025-12-18T21:35:35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requires a multi-year commitment and support in my experience. is that feasible?</w:t>
      </w:r>
    </w:p>
  </w:comment>
  <w:comment w:author="ReGenerOsa Collective" w:id="2" w:date="2025-12-18T21:26:41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start with the shares from land-based communities and regional hubs and then see which technologies could serve them and present. This prevents a classis presentation flaw to happen which is that the partners 'sell' their tool without knowing whether it could work.</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 would almost do like a speeddating here in groups to have things be more concise/ interactive.</w:t>
      </w:r>
    </w:p>
  </w:comment>
  <w:comment w:author="Syd Harvey" w:id="3" w:date="2025-12-24T17:23:51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oooo amazing idea, love :)</w:t>
      </w:r>
    </w:p>
  </w:comment>
  <w:comment w:author="ReGenerOsa Collective" w:id="4" w:date="2025-12-18T21:32:42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where the real impact goes from giving sessions and capacitating the people to figuring out how to generate a system that picks up where the land-based / regional things can't do it.. As example: As a person in the ground, I've know about most of this stuff... Yet, I wish I had just 10000 hrs in my week and unlimited resources to do but I don't ;). Moreso, I see how these sessions will give the place-based peops something, but moreso, it will show the technologies how to prioritize the developing of the interoperability of these different tools instead of asking us to be on multiple platforms. This is where I believe the real bridging needs to happen. This is why the stipend for the place-based people is needed because they are going to help the platforms to get in alignment with each other and serve the ones they aim at.</w:t>
      </w:r>
    </w:p>
  </w:comment>
  <w:comment w:author="Syd Harvey" w:id="5" w:date="2025-12-24T17:25:06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Syd Harvey" w:id="6" w:date="2025-12-24T17:26:27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Syd Harvey" w:id="7" w:date="2025-12-24T17:27:1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such a good point thank you love</w:t>
      </w:r>
    </w:p>
  </w:comment>
  <w:comment w:author="ReGenerOsa Collective" w:id="8" w:date="2025-12-30T16:15:18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ind w:left="-72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pencivics.co/" TargetMode="External"/><Relationship Id="rId10" Type="http://schemas.openxmlformats.org/officeDocument/2006/relationships/hyperlink" Target="https://sanefuture.io/" TargetMode="External"/><Relationship Id="rId13" Type="http://schemas.openxmlformats.org/officeDocument/2006/relationships/hyperlink" Target="https://www.socialroots.io/" TargetMode="External"/><Relationship Id="rId12" Type="http://schemas.openxmlformats.org/officeDocument/2006/relationships/hyperlink" Target="https://www.catalist.networ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bloomnetwork.earth/" TargetMode="External"/><Relationship Id="rId15" Type="http://schemas.openxmlformats.org/officeDocument/2006/relationships/hyperlink" Target="https://www.narrativeintelligence.systems/" TargetMode="External"/><Relationship Id="rId14" Type="http://schemas.openxmlformats.org/officeDocument/2006/relationships/hyperlink" Target="https://www.narrativeintelligence.systems/" TargetMode="External"/><Relationship Id="rId17" Type="http://schemas.openxmlformats.org/officeDocument/2006/relationships/hyperlink" Target="https://maearth.com/" TargetMode="External"/><Relationship Id="rId16" Type="http://schemas.openxmlformats.org/officeDocument/2006/relationships/hyperlink" Target="https://www.culturehack.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thespatialnetwork.net/map-interface" TargetMode="External"/><Relationship Id="rId8" Type="http://schemas.openxmlformats.org/officeDocument/2006/relationships/hyperlink" Target="http://hyl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